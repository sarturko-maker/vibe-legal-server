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NON-DISCLOSURE AGREEMENT</w:t>
      </w:r>
    </w:p>
    <w:p>
      <w:pPr>
        <w:spacing w:after="200"/>
      </w:pPr>
      <w:r>
        <w:rPr>
          <w:b/>
          <w:bCs/>
        </w:rPr>
        <w:t xml:space="preserve">Dated: </w:t>
      </w:r>
      <w:r>
        <w:t xml:space="preserve">1 January 2025</w:t>
      </w:r>
    </w:p>
    <w:p>
      <w:pPr>
        <w:spacing w:after="200"/>
      </w:pPr>
      <w:r>
        <w:t xml:space="preserve">BETWEEN:</w:t>
      </w:r>
    </w:p>
    <w:p>
      <w:pPr>
        <w:spacing w:after="100"/>
      </w:pPr>
      <w:r>
        <w:rPr>
          <w:b/>
          <w:bCs/>
        </w:rPr>
        <w:t xml:space="preserve">(1) Acme Corporation Ltd </w:t>
      </w:r>
      <w:r>
        <w:t xml:space="preserve">(registered in Delaware, USA) (the "</w:t>
      </w:r>
      <w:r>
        <w:rPr>
          <w:b/>
          <w:bCs/>
        </w:rPr>
        <w:t xml:space="preserve">Disclosing Party</w:t>
      </w:r>
      <w:r>
        <w:t xml:space="preserve">"); and</w:t>
      </w:r>
    </w:p>
    <w:p>
      <w:pPr>
        <w:spacing w:after="300"/>
      </w:pPr>
      <w:r>
        <w:rPr>
          <w:b/>
          <w:bCs/>
        </w:rPr>
        <w:t xml:space="preserve">(2) Your Company Ltd </w:t>
      </w:r>
      <w:r>
        <w:t xml:space="preserve">(registered in England and Wales) (the "</w:t>
      </w:r>
      <w:r>
        <w:rPr>
          <w:b/>
          <w:bCs/>
        </w:rPr>
        <w:t xml:space="preserve">Receiving Party</w:t>
      </w:r>
      <w:r>
        <w:t xml:space="preserve">").</w:t>
      </w:r>
    </w:p>
    <w:p>
      <w:pPr>
        <w:pStyle w:val="Heading1"/>
      </w:pPr>
      <w:r>
        <w:t xml:space="preserve">DEFINITIONS</w:t>
      </w:r>
    </w:p>
    <w:p>
      <w:pPr>
        <w:pStyle w:val="ListParagraph"/>
        <w:numPr>
          <w:ilvl w:val="0"/>
          <w:numId w:val="2"/>
        </w:numPr>
        <w:spacing w:after="100"/>
      </w:pPr>
      <w:r>
        <w:t xml:space="preserve">In this Agreement:</w:t>
      </w:r>
    </w:p>
    <w:p>
      <w:pPr>
        <w:pStyle w:val="ListParagraph"/>
        <w:numPr>
          <w:ilvl w:val="0"/>
          <w:numId w:val="3"/>
        </w:numPr>
        <w:spacing w:after="100"/>
      </w:pPr>
      <w:r>
        <w:t xml:space="preserve">"</w:t>
      </w:r>
      <w:r>
        <w:rPr>
          <w:b/>
          <w:bCs/>
        </w:rPr>
        <w:t xml:space="preserve">Confidential Information</w:t>
      </w:r>
      <w:r>
        <w:t xml:space="preserve">" means </w:t>
      </w:r>
      <w:del w:id="1" w:author="VibeLegal" w:date="2026-01-03T16:40:00Z">
        <w:r>
          <w:delText>all information, whether oral, written, or in any other form, disclosed by the Disclosing Party to the Receiving Party, including but not limited to trade secrets, business plans, customer lists, financial data, technical specifications, and any other information regardless of how it is conveyed or whether it is marked as confidential</w:delText>
        </w:r>
      </w:del>
      <w:ins w:id="2" w:author="VibeLegal" w:date="2026-01-03T16:40:00Z">
        <w:r>
          <w:t>information that is: (a) marked as confidential in writing at the time of disclosure; or (b) if disclosed orally, confirmed as confidential in writing within 14 days of disclosure</w:t>
        </w:r>
      </w:ins>
      <w:r>
        <w:t>.</w:t>
      </w:r>
    </w:p>
    <w:p>
      <w:pPr>
        <w:pStyle w:val="ListParagraph"/>
        <w:numPr>
          <w:ilvl w:val="0"/>
          <w:numId w:val="3"/>
        </w:numPr>
        <w:spacing w:after="100"/>
      </w:pPr>
      <w:r>
        <w:t xml:space="preserve">"</w:t>
      </w:r>
      <w:r>
        <w:rPr>
          <w:b/>
          <w:bCs/>
        </w:rPr>
        <w:t xml:space="preserve">Purpose</w:t>
      </w:r>
      <w:r>
        <w:t xml:space="preserve">" means the evaluation of a potential business relationship between the parties.</w:t>
      </w:r>
    </w:p>
    <w:p>
      <w:pPr>
        <w:pStyle w:val="ListParagraph"/>
        <w:numPr>
          <w:ilvl w:val="0"/>
          <w:numId w:val="3"/>
        </w:numPr>
        <w:spacing w:after="200"/>
      </w:pPr>
      <w:r>
        <w:t xml:space="preserve">"</w:t>
      </w:r>
      <w:r>
        <w:rPr>
          <w:b/>
          <w:bCs/>
        </w:rPr>
        <w:t xml:space="preserve">Representatives</w:t>
      </w:r>
      <w:r>
        <w:t xml:space="preserve">" means employees, agents, officers, advisers, and consultants of the Receiving Party.</w:t>
      </w:r>
    </w:p>
    <w:p>
      <w:pPr>
        <w:numPr>
          <w:ilvl w:val="0"/>
          <w:numId w:val="3"/>
        </w:numPr>
        <w:spacing w:after="200"/>
      </w:pPr>
      <w:ins w:id="12" w:author="VibeLegal" w:date="2026-01-03T16:40:00Z">
        <w:r>
          <w:t>. Confidential Information shall not include information that: (i) is or becomes publicly available through no fault of the Receiving Party; (ii) was lawfully in the Receiving Party's possession before disclosure; (iii) is independently developed by the Receiving Party without use of Confidential Information; or (iv) is lawfully received from a third party without restriction.</w:t>
        </w:r>
      </w:ins>
    </w:p>
    <w:p>
      <w:pPr>
        <w:pStyle w:val="Heading1"/>
      </w:pPr>
      <w:r>
        <w:t xml:space="preserve">CONFIDENTIALITY OBLIGATIONS</w:t>
      </w:r>
    </w:p>
    <w:p>
      <w:pPr>
        <w:pStyle w:val="ListParagraph"/>
        <w:numPr>
          <w:ilvl w:val="0"/>
          <w:numId w:val="2"/>
        </w:numPr>
        <w:spacing w:after="100"/>
      </w:pPr>
      <w:r>
        <w:t xml:space="preserve">The Receiving Party shall:</w:t>
      </w:r>
    </w:p>
    <w:p>
      <w:pPr>
        <w:pStyle w:val="ListParagraph"/>
        <w:numPr>
          <w:ilvl w:val="0"/>
          <w:numId w:val="3"/>
        </w:numPr>
        <w:spacing w:after="100"/>
      </w:pPr>
      <w:r>
        <w:t xml:space="preserve">keep all Confidential Information strictly confidential;</w:t>
      </w:r>
    </w:p>
    <w:p>
      <w:pPr>
        <w:pStyle w:val="ListParagraph"/>
        <w:numPr>
          <w:ilvl w:val="0"/>
          <w:numId w:val="3"/>
        </w:numPr>
        <w:spacing w:after="100"/>
      </w:pPr>
      <w:r>
        <w:t xml:space="preserve">not disclose any Confidential Information to any third party whatsoever without the prior written consent of the Disclosing Party;</w:t>
      </w:r>
    </w:p>
    <w:p>
      <w:pPr>
        <w:pStyle w:val="ListParagraph"/>
        <w:numPr>
          <w:ilvl w:val="0"/>
          <w:numId w:val="3"/>
        </w:numPr>
        <w:spacing w:after="100"/>
      </w:pPr>
      <w:r>
        <w:t xml:space="preserve">use the Confidential Information solely for the Purpose;</w:t>
      </w:r>
    </w:p>
    <w:p>
      <w:pPr>
        <w:pStyle w:val="ListParagraph"/>
        <w:numPr>
          <w:ilvl w:val="0"/>
          <w:numId w:val="3"/>
        </w:numPr>
        <w:spacing w:after="200"/>
      </w:pPr>
      <w:r>
        <w:t xml:space="preserve">take all reasonable steps to prevent unauthorised access to or disclosure of the Confidential Information.</w:t>
      </w:r>
    </w:p>
    <w:p>
      <w:pPr>
        <w:pStyle w:val="ListParagraph"/>
        <w:numPr>
          <w:ilvl w:val="0"/>
          <w:numId w:val="2"/>
        </w:numPr>
        <w:spacing w:after="200"/>
      </w:pPr>
      <w:r>
        <w:t xml:space="preserve">The Receiving Party may disclose Confidential Information to its Representatives who have a need to know such information for the Purpose, provided that the Receiving Party shall be liable for any breach of this Agreement by its Representatives.</w:t>
      </w:r>
    </w:p>
    <w:p>
      <w:pPr>
        <w:numPr>
          <w:ilvl w:val="0"/>
          <w:numId w:val="2"/>
        </w:numPr>
        <w:spacing w:after="200"/>
      </w:pPr>
      <w:ins w:id="11" w:author="VibeLegal" w:date="2026-01-03T16:40:00Z">
        <w:r>
          <w:t>. Notwithstanding the foregoing, the Receiving Party may disclose Confidential Information if required by law, regulation, court order, or governmental authority, provided that the Receiving Party: (a) gives the Disclosing Party prompt written notice where legally permitted; and (b) provides reasonable assistance to contest or limit such disclosure.</w:t>
        </w:r>
      </w:ins>
    </w:p>
    <w:p>
      <w:pPr>
        <w:pStyle w:val="Heading1"/>
      </w:pPr>
      <w:r>
        <w:t xml:space="preserve">TERM AND DURATION</w:t>
      </w:r>
    </w:p>
    <w:p>
      <w:pPr>
        <w:pStyle w:val="ListParagraph"/>
        <w:numPr>
          <w:ilvl w:val="0"/>
          <w:numId w:val="2"/>
        </w:numPr>
        <w:spacing w:after="200"/>
      </w:pPr>
      <w:r>
        <w:t xml:space="preserve">This Agreement shall remain in effect for a period of </w:t>
      </w:r>
      <w:r>
        <w:rPr>
          <w:b/>
          <w:bCs/>
        </w:rPr>
        <w:t xml:space="preserve"/>
      </w:r>
      <w:del w:id="3" w:author="VibeLegal" w:date="2026-01-03T16:40:00Z">
        <w:r>
          <w:rPr>
            <w:b/>
            <w:bCs/>
          </w:rPr>
          <w:delText>ten (10) years</w:delText>
        </w:r>
      </w:del>
      <w:ins w:id="4" w:author="VibeLegal" w:date="2026-01-03T16:40:00Z">
        <w:r>
          <w:rPr>
            <w:b/>
            <w:bCs/>
          </w:rPr>
          <w:t>three (3) years</w:t>
        </w:r>
      </w:ins>
      <w:r>
        <w:t xml:space="preserve"> from the date of this Agreement. The confidentiality obligations shall survive the termination of this Agreement indefinitely.</w:t>
      </w:r>
    </w:p>
    <w:p>
      <w:pPr>
        <w:pStyle w:val="Heading1"/>
      </w:pPr>
      <w:del w:id="14" w:author="VibeLegal" w:date="2026-01-03T16:40:00Z">
        <w:r>
          <w:delText xml:space="preserve">RETURN OF INFORMATION</w:delText>
        </w:r>
      </w:del>
    </w:p>
    <w:p>
      <w:pPr>
        <w:pStyle w:val="ListParagraph"/>
        <w:numPr>
          <w:ilvl w:val="0"/>
          <w:numId w:val="2"/>
        </w:numPr>
        <w:spacing w:after="200"/>
      </w:pPr>
      <w:del w:id="13" w:author="VibeLegal" w:date="2026-01-03T16:40:00Z">
        <w:r>
          <w:delText xml:space="preserve">Upon written request from the Disclosing Party, the Receiving Party shall </w:delText>
        </w:r>
      </w:del>
      <w:del w:id="5" w:author="VibeLegal" w:date="2026-01-03T16:40:00Z">
        <w:r>
          <w:delText>immediately destroy all Confidential Information in its possession, including all copies, extracts, and summaries thereof, and shall provide written certification of such destruction within 7 days of the request.</w:delText>
        </w:r>
      </w:del>
      <w:ins w:id="6" w:author="VibeLegal" w:date="2026-01-03T16:40:00Z">
        <w:r>
          <w:t>at its option, either return or destroy all Confidential Information in its possession. Notwithstanding the foregoing, the Receiving Party may retain copies: (a) stored in routine IT backup systems until overwritten in the ordinary course; and (b) as required to comply with applicable law or regulation.</w:t>
        </w:r>
      </w:ins>
    </w:p>
    <w:p>
      <w:pPr>
        <w:pStyle w:val="Heading1"/>
      </w:pPr>
      <w:r>
        <w:t xml:space="preserve">NON-SOLICITATION</w:t>
      </w:r>
    </w:p>
    <w:p>
      <w:pPr>
        <w:pStyle w:val="ListParagraph"/>
        <w:numPr>
          <w:ilvl w:val="0"/>
          <w:numId w:val="2"/>
        </w:numPr>
        <w:spacing w:after="200"/>
      </w:pPr>
      <w:r>
        <w:t xml:space="preserve">The Receiving Party shall not, for a period of two (2) years from the date of this Agreement, directly or indirectly solicit, hire, or engage any employee, consultant, or contractor of the Disclosing Party without the prior written consent of the Disclosing Party.</w:t>
      </w:r>
    </w:p>
    <w:p>
      <w:pPr>
        <w:pStyle w:val="Heading1"/>
      </w:pPr>
      <w:r>
        <w:t xml:space="preserve">LIABILITY AND INDEMNIFICATION</w:t>
      </w:r>
    </w:p>
    <w:p>
      <w:pPr>
        <w:pStyle w:val="ListParagraph"/>
        <w:numPr>
          <w:ilvl w:val="0"/>
          <w:numId w:val="2"/>
        </w:numPr>
        <w:spacing w:after="200"/>
      </w:pPr>
      <w:r>
        <w:t xml:space="preserve">The Receiving Party shall indemnify and hold harmless the Disclosing Party against </w:t>
      </w:r>
      <w:del w:id="7" w:author="VibeLegal" w:date="2026-01-03T16:40:00Z">
        <w:r>
          <w:delText>all losses, damages, costs, and expenses (including legal fees on a full indemnity basis)</w:delText>
        </w:r>
      </w:del>
      <w:ins w:id="8" w:author="VibeLegal" w:date="2026-01-03T16:40:00Z">
        <w:r>
          <w:t>direct losses and reasonable legal costs (excluding indirect, special, or consequential damages)</w:t>
        </w:r>
      </w:ins>
      <w:r>
        <w:t> arising from any breach of this Agreement. The Receiving Party's liability under this Agreement shall be unlimited.</w:t>
      </w:r>
    </w:p>
    <w:p>
      <w:pPr>
        <w:pStyle w:val="Heading1"/>
      </w:pPr>
      <w:r>
        <w:t xml:space="preserve">GOVERNING LAW</w:t>
      </w:r>
    </w:p>
    <w:p>
      <w:pPr>
        <w:pStyle w:val="ListParagraph"/>
        <w:numPr>
          <w:ilvl w:val="0"/>
          <w:numId w:val="2"/>
        </w:numPr>
        <w:spacing w:after="200"/>
      </w:pPr>
      <w:r>
        <w:t xml:space="preserve">This Agreement shall be governed by and construed in accordance with </w:t>
      </w:r>
      <w:del w:id="9" w:author="VibeLegal" w:date="2026-01-03T16:40:00Z">
        <w:r>
          <w:delText>the laws of the State of Delaware, USA. The parties submit to the exclusive jurisdiction of the courts of Delaware.</w:delText>
        </w:r>
      </w:del>
      <w:ins w:id="10" w:author="VibeLegal" w:date="2026-01-03T16:40:00Z">
        <w:r>
          <w:t>the laws of England and Wales. The parties submit to the exclusive jurisdiction of the courts of England and Wales.</w:t>
        </w:r>
      </w:ins>
    </w:p>
    <w:p>
      <w:pPr>
        <w:pStyle w:val="Heading1"/>
      </w:pPr>
      <w:r>
        <w:t xml:space="preserve">ENTIRE AGREEMENT</w:t>
      </w:r>
    </w:p>
    <w:p>
      <w:pPr>
        <w:pStyle w:val="ListParagraph"/>
        <w:numPr>
          <w:ilvl w:val="0"/>
          <w:numId w:val="2"/>
        </w:numPr>
        <w:spacing w:after="300"/>
      </w:pPr>
      <w:r>
        <w:t xml:space="preserve">This Agreement constitutes the entire agreement between the parties and supersedes all prior discussions, negotiations, and agreements.</w:t>
      </w:r>
    </w:p>
    <w:p>
      <w:pPr>
        <w:spacing w:before="400" w:after="200"/>
      </w:pPr>
      <w:r>
        <w:rPr>
          <w:b/>
          <w:bCs/>
        </w:rPr>
        <w:t xml:space="preserve">SIGNED</w:t>
      </w:r>
      <w:r>
        <w:t xml:space="preserve"> by the parties on the date first written above.</w:t>
      </w:r>
    </w:p>
    <w:p>
      <w:pPr>
        <w:spacing w:before="300" w:after="100"/>
      </w:pPr>
      <w:r>
        <w:rPr>
          <w:b/>
          <w:bCs/>
        </w:rPr>
        <w:t xml:space="preserve">For and on behalf of Acme Corporation Ltd:</w:t>
      </w:r>
    </w:p>
    <w:p>
      <w:pPr>
        <w:spacing w:after="100"/>
      </w:pPr>
      <w:r>
        <w:t xml:space="preserve">Signature: _________________________</w:t>
      </w:r>
    </w:p>
    <w:p>
      <w:pPr>
        <w:spacing w:after="200"/>
      </w:pPr>
      <w:r>
        <w:t xml:space="preserve">Name and Title: ____________________</w:t>
      </w:r>
    </w:p>
    <w:p>
      <w:pPr>
        <w:spacing w:before="200" w:after="100"/>
      </w:pPr>
      <w:r>
        <w:rPr>
          <w:b/>
          <w:bCs/>
        </w:rPr>
        <w:t xml:space="preserve">For and on behalf of Your Company Ltd:</w:t>
      </w:r>
    </w:p>
    <w:p>
      <w:pPr>
        <w:spacing w:after="100"/>
      </w:pPr>
      <w:r>
        <w:t xml:space="preserve">Signature: _________________________</w:t>
      </w:r>
    </w:p>
    <w:p>
      <w:r>
        <w:t xml:space="preserve">Name and Title: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sz w:val="36"/>
      <w:szCs w:val="36"/>
    </w:rPr>
  </w:style>
  <w:style w:type="paragraph" w:styleId="Heading1">
    <w:name w:val="Heading 1"/>
    <w:basedOn w:val="Normal"/>
    <w:pPr>
      <w:spacing w:before="240" w:after="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2025-12-30T14:58:18.029Z</dcterms:created>
  <dcterms:modified xsi:type="dcterms:W3CDTF">2025-12-30T14:58:18.030Z</dcterms:modified>
</cp:coreProperties>
</file>

<file path=docProps/custom.xml><?xml version="1.0" encoding="utf-8"?>
<Properties xmlns="http://schemas.openxmlformats.org/officeDocument/2006/custom-properties" xmlns:vt="http://schemas.openxmlformats.org/officeDocument/2006/docPropsVTypes"/>
</file>