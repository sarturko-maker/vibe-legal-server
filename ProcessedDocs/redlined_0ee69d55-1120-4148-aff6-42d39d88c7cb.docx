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CONFIDENTIALITY AGREEMENT</w:t>
      </w:r>
    </w:p>
    <w:p>
      <w:pPr>
        <w:spacing w:after="200"/>
      </w:pPr>
      <w:r>
        <w:rPr>
          <w:b/>
          <w:bCs/>
        </w:rPr>
        <w:t xml:space="preserve">BETWEEN:</w:t>
      </w:r>
    </w:p>
    <w:p>
      <w:pPr>
        <w:pStyle w:val="ListParagraph"/>
        <w:numPr>
          <w:ilvl w:val="0"/>
          <w:numId w:val="2"/>
        </w:numPr>
      </w:pPr>
      <w:r>
        <w:t xml:space="preserve">Tech Innovations Ltd ("Company")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Jane Smith ("Contractor")</w:t>
      </w:r>
    </w:p>
    <w:p>
      <w:pPr>
        <w:pStyle w:val="ListParagraph"/>
        <w:numPr>
          <w:ilvl w:val="0"/>
          <w:numId w:val="2"/>
        </w:numPr>
        <w:spacing w:after="200"/>
      </w:pPr>
      <w:ins w:id="0" w:author="VibeLegal" w:date="2026-01-03T11:21:21Z">
        <w:r>
          <w:rPr>
            <w:b/>
            <w:bCs/>
          </w:rPr>
          <w:t xml:space="preserve">Definitions. </w:t>
        </w:r>
        <w:r>
          <w:t>"Confidential Information" means information disclosed by Company to Contractor, whether orally or in writing, provided that such information is: (a) marked as confidential in writing at the time of disclosure; or (b) if disclosed orally, confirmed as confidential in writing within fourteen (14) days of disclosure.</w:t>
        </w:r>
      </w:ins>
    </w:p>
    <w:p>
      <w:pPr>
        <w:pStyle w:val="ListParagraph"/>
        <w:numPr>
          <w:ilvl w:val="0"/>
          <w:numId w:val="2"/>
        </w:numPr>
        <w:spacing w:after="200"/>
      </w:pPr>
      <w:ins w:id="1" w:author="VibeLegal" w:date="2026-01-03T11:21:21Z">
        <w:r>
          <w:rPr>
            <w:b/>
            <w:bCs/>
          </w:rPr>
          <w:t xml:space="preserve">Exclusions. </w:t>
        </w:r>
        <w:r>
          <w:t>Confidential Information shall not include information that: (i) is or becomes publicly available through no fault of the Contractor; (ii) was lawfully in the Contractor's possession before disclosure; (iii) is independently developed by the Contractor without use of Confidential Information; or (iv) is lawfully received by the Contractor from a third party without restriction.</w:t>
        </w:r>
      </w:ins>
    </w:p>
    <w:p>
      <w:pPr>
        <w:spacing w:after="200"/>
      </w:pPr>
      <w:r>
        <w:rPr>
          <w:b/>
          <w:bCs/>
        </w:rPr>
        <w:t xml:space="preserve">CONFIDENTIAL INFORMATION INCLUDES:</w:t>
      </w:r>
    </w:p>
    <w:p>
      <w:pPr>
        <w:pStyle w:val="ListParagraph"/>
        <w:numPr>
          <w:ilvl w:val="0"/>
          <w:numId w:val="2"/>
        </w:numPr>
      </w:pPr>
      <w:r>
        <w:t xml:space="preserve">Trade secrets and proprietary data</w:t>
      </w:r>
    </w:p>
    <w:p>
      <w:pPr>
        <w:pStyle w:val="ListParagraph"/>
        <w:numPr>
          <w:ilvl w:val="0"/>
          <w:numId w:val="2"/>
        </w:numPr>
      </w:pPr>
      <w:r>
        <w:t xml:space="preserve">Customer lists and business relationships</w:t>
      </w:r>
    </w:p>
    <w:p>
      <w:pPr>
        <w:pStyle w:val="ListParagraph"/>
        <w:numPr>
          <w:ilvl w:val="0"/>
          <w:numId w:val="2"/>
        </w:numPr>
      </w:pPr>
      <w:r>
        <w:t xml:space="preserve">Financial information and projections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Technical specifications and source code</w:t>
      </w:r>
    </w:p>
    <w:p>
      <w:pPr>
        <w:spacing w:after="200"/>
      </w:pPr>
      <w:r>
        <w:rPr>
          <w:b/>
          <w:bCs/>
        </w:rPr>
        <w:t xml:space="preserve">OBLIGATIONS:</w:t>
      </w:r>
    </w:p>
    <w:p>
      <w:pPr>
        <w:pStyle w:val="ListParagraph"/>
        <w:numPr>
          <w:ilvl w:val="0"/>
          <w:numId w:val="2"/>
        </w:numPr>
      </w:pPr>
      <w:r>
        <w:t xml:space="preserve">Contractor shall maintain strict confidentiality</w:t>
      </w:r>
    </w:p>
    <w:p>
      <w:pPr>
        <w:pStyle w:val="ListParagraph"/>
        <w:numPr>
          <w:ilvl w:val="0"/>
          <w:numId w:val="2"/>
        </w:numPr>
      </w:pPr>
      <w:r>
        <w:t xml:space="preserve">Contractor shall not copy or reproduce any materials</w:t>
      </w:r>
    </w:p>
    <w:p>
      <w:pPr>
        <w:pStyle w:val="ListParagraph"/>
        <w:numPr>
          <w:ilvl w:val="0"/>
          <w:numId w:val="2"/>
        </w:numPr>
        <w:spacing w:after="200"/>
      </w:pPr>
      <w:del w:id="2" w:author="VibeLegal" w:date="2026-01-03T11:21:21Z">
        <w:r>
          <w:delText>Contractor shall return all materials upon request</w:delText>
        </w:r>
      </w:del>
      <w:ins w:id="3" w:author="VibeLegal" w:date="2026-01-03T11:21:21Z">
        <w:r>
          <w:t>Contractor shall comply with the Return or Destruction obligations set forth in the Clause titled 'Return or Destruction'.</w:t>
        </w:r>
      </w:ins>
    </w:p>
    <w:p>
      <w:pPr>
        <w:pStyle w:val="ListParagraph"/>
        <w:numPr>
          <w:ilvl w:val="0"/>
          <w:numId w:val="2"/>
        </w:numPr>
        <w:spacing w:after="200"/>
      </w:pPr>
      <w:ins w:id="4" w:author="VibeLegal" w:date="2026-01-03T11:21:21Z">
        <w:r>
          <w:rPr>
            <w:b/>
            <w:bCs/>
          </w:rPr>
          <w:t xml:space="preserve">Legal Compulsion. </w:t>
        </w:r>
        <w:r>
          <w:t>The Contractor may disclose Confidential Information if required by law, regulation, court order, or governmental authority, provided that the Contractor: (a) gives the Company prompt written notice where legally permitted; and (b) provides reasonable assistance to contest or limit such disclosure.</w:t>
        </w:r>
      </w:ins>
    </w:p>
    <w:p>
      <w:pPr>
        <w:pStyle w:val="ListParagraph"/>
        <w:numPr>
          <w:ilvl w:val="0"/>
          <w:numId w:val="2"/>
        </w:numPr>
        <w:spacing w:after="200"/>
      </w:pPr>
      <w:ins w:id="5" w:author="VibeLegal" w:date="2026-01-03T11:21:21Z">
        <w:r>
          <w:rPr>
            <w:b/>
            <w:bCs/>
          </w:rPr>
          <w:t xml:space="preserve">Term and Survival. </w:t>
        </w:r>
        <w:r>
          <w:t>The confidentiality obligations shall apply for a period of three (3) years from the date of disclosure of each item of Confidential Information and shall survive termination of this Agreement for a period of two (2) years.</w:t>
        </w:r>
      </w:ins>
    </w:p>
    <w:p>
      <w:pPr>
        <w:pStyle w:val="ListParagraph"/>
        <w:numPr>
          <w:ilvl w:val="0"/>
          <w:numId w:val="2"/>
        </w:numPr>
        <w:spacing w:after="200"/>
      </w:pPr>
      <w:ins w:id="6" w:author="VibeLegal" w:date="2026-01-03T11:21:22Z">
        <w:r>
          <w:rPr>
            <w:b/>
            <w:bCs/>
          </w:rPr>
          <w:t xml:space="preserve">Return or Destruction. </w:t>
        </w:r>
        <w:r>
          <w:t>Upon request, the Contractor shall, at its option, either return or destroy the Confidential Information. The Contractor may retain copies: (a) stored in routine IT backup systems until overwritten in the ordinary course; and (b) as required to comply with applicable law or regulation.</w:t>
        </w:r>
      </w:ins>
    </w:p>
    <w:p>
      <w:pPr>
        <w:pStyle w:val="ListParagraph"/>
        <w:numPr>
          <w:ilvl w:val="0"/>
          <w:numId w:val="2"/>
        </w:numPr>
        <w:spacing w:after="200"/>
      </w:pPr>
      <w:ins w:id="7" w:author="VibeLegal" w:date="2026-01-03T11:21:22Z">
        <w:r>
          <w:rPr>
            <w:b/>
            <w:bCs/>
          </w:rPr>
          <w:t xml:space="preserve">Limitation of Liability. </w:t>
        </w:r>
        <w:r>
          <w:t>The Contractor's total liability under this Agreement shall not exceed fifty thousand pounds (£50,000).</w:t>
        </w:r>
      </w:ins>
    </w:p>
    <w:p>
      <w:pPr>
        <w:spacing w:after="200"/>
      </w:pPr>
      <w:r>
        <w:t xml:space="preserve">This Agreement shall be governed by </w:t>
      </w:r>
      <w:del w:id="8" w:author="VibeLegal" w:date="2026-01-03T11:21:22Z">
        <w:r>
          <w:delText>English law and the parties submit to the exclusive jurisdiction of the English courts.</w:delText>
        </w:r>
      </w:del>
      <w:ins w:id="9" w:author="VibeLegal" w:date="2026-01-03T11:21:22Z">
        <w:r>
          <w:t>the laws of England and Wales and the parties submit to the exclusive jurisdiction of the courts of England and Wales.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2026-01-01T15:05:36.186Z</dcterms:created>
  <dcterms:modified xsi:type="dcterms:W3CDTF">2026-01-01T15:05:36.186Z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