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MUTUAL NON-DISCLOSURE AGREEMENT</w:t>
      </w:r>
    </w:p>
    <w:p>
      <w:pPr>
        <w:spacing w:after="200"/>
      </w:pPr>
      <w:r>
        <w:t xml:space="preserve">This Mutual Non-Disclosure Agreement ("Agreement") is made between </w:t>
      </w:r>
      <w:r>
        <w:rPr>
          <w:b/>
          <w:bCs/>
        </w:rPr>
        <w:t xml:space="preserve">Global Partners Inc</w:t>
      </w:r>
      <w:r>
        <w:t xml:space="preserve"> and </w:t>
      </w:r>
      <w:r>
        <w:rPr>
          <w:b/>
          <w:bCs/>
        </w:rPr>
        <w:t xml:space="preserve">Local Services Ltd</w:t>
      </w:r>
      <w:r>
        <w:t xml:space="preserve"> (collectively, the "Parties").</w:t>
      </w:r>
    </w:p>
    <w:p>
      <w:pPr>
        <w:pStyle w:val="Heading1"/>
      </w:pPr>
      <w:r>
        <w:t xml:space="preserve">TERMS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Purpose. </w:t>
      </w:r>
      <w:r>
        <w:t xml:space="preserve">The Parties wish to explore a potential business relationship and may need to share confidential information.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Confidentiality. </w:t>
      </w:r>
      <w:r>
        <w:t xml:space="preserve">Each Party agrees to keep confidential </w:t>
      </w:r>
      <w:del w:id="1" w:author="VibeLegal" w:date="2026-01-03T18:45:03Z">
        <w:r>
          <w:delText>all information received from the other Party</w:delText>
        </w:r>
      </w:del>
      <w:ins w:id="2" w:author="VibeLegal" w:date="2026-01-03T18:45:03Z">
        <w:r>
          <w:t>information received from the other Party that is either (a) marked as confidential in writing at the time of disclosure; or (b) if disclosed orally, confirmed as confidential in writing within 14 days of disclosure</w:t>
        </w:r>
      </w:ins>
      <w:r>
        <w:t>.</w:t>
      </w:r>
    </w:p>
    <w:p>
      <w:pPr>
        <w:numPr>
          <w:ilvl w:val="0"/>
          <w:numId w:val="2"/>
        </w:numPr>
        <w:spacing w:after="120"/>
      </w:pPr>
      <w:ins w:id="9" w:author="VibeLegal" w:date="2026-01-03T18:45:03Z">
        <w:r>
          <w:rPr>
            <w:b/>
          </w:rPr>
          <w:t xml:space="preserve">Exclusions. </w:t>
        </w:r>
        <w:r>
          <w:t>Confidential Information shall not include information that: (i) is or becomes publicly available through no fault of the Receiving Party; (ii) was lawfully in the Receiving Party's possession before disclosure; (iii) is independently developed by the Receiving Party without use of Confidential Information; or (iv) is lawfully received from a third party without restriction.</w:t>
        </w:r>
      </w:ins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Permitted Use. </w:t>
      </w:r>
      <w:r>
        <w:t xml:space="preserve">Confidential Information may only be used for evaluating the potential business relationship.</w:t>
      </w:r>
    </w:p>
    <w:p>
      <w:pPr>
        <w:numPr>
          <w:ilvl w:val="0"/>
          <w:numId w:val="2"/>
        </w:numPr>
        <w:spacing w:after="120"/>
      </w:pPr>
      <w:ins w:id="8" w:author="VibeLegal" w:date="2026-01-03T18:45:03Z">
        <w:r>
          <w:rPr>
            <w:b/>
          </w:rPr>
          <w:t xml:space="preserve">Compelled Disclosure. </w:t>
        </w:r>
        <w:r>
          <w:t>The Receiving Party may disclose Confidential Information if required by law, regulation, court order, or governmental authority, provided that the Receiving Party: (a) gives the Disclosing Party prompt written notice where legally permitted; and (b) provides reasonable assistance to contest or limit such disclosure.</w:t>
        </w:r>
      </w:ins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Duration. </w:t>
      </w:r>
      <w:r>
        <w:t xml:space="preserve">This Agreement shall remain in effect for three years from the date of execution.</w:t>
      </w:r>
    </w:p>
    <w:p>
      <w:pPr>
        <w:numPr>
          <w:ilvl w:val="0"/>
          <w:numId w:val="2"/>
        </w:numPr>
        <w:spacing w:after="120"/>
      </w:pPr>
      <w:ins w:id="7" w:author="VibeLegal" w:date="2026-01-03T18:45:03Z">
        <w:r>
          <w:rPr>
            <w:b/>
          </w:rPr>
          <w:t xml:space="preserve">Survival. </w:t>
        </w:r>
        <w:r>
          <w:t>The confidentiality obligations shall survive termination of this Agreement for a period of two (2) years.</w:t>
        </w:r>
      </w:ins>
    </w:p>
    <w:p>
      <w:ins w:id="6" w:author="VibeLegal" w:date="2026-01-03T18:45:03Z">
        <w:r>
          <w:t>Return and Destruction. Upon request, the Receiving Party shall, at its option, either return or destroy the Confidential Information. The Receiving Party may retain copies: (a) stored in routine IT backup systems until overwritten in the ordinary course; and (b) as required to comply with applicable law or regulation.</w:t>
        </w:r>
      </w:ins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Remedies. </w:t>
      </w:r>
      <w:r>
        <w:t xml:space="preserve">The Parties acknowledge that breach may cause irreparable harm and agree that injunctive relief may be sought.</w:t>
      </w:r>
    </w:p>
    <w:p>
      <w:ins w:id="5" w:author="VibeLegal" w:date="2026-01-03T18:45:03Z">
        <w:r>
          <w:t>Liability Cap. The Receiving Party's total liability under this Agreement shall not exceed fifty thousand pounds (£50,000).</w:t>
        </w:r>
      </w:ins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Governing Law. </w:t>
      </w:r>
      <w:r>
        <w:t xml:space="preserve">This Agreement is governed by the </w:t>
      </w:r>
      <w:del w:id="3" w:author="VibeLegal" w:date="2026-01-03T18:45:03Z">
        <w:r>
          <w:delText>laws of England and Wales.</w:delText>
        </w:r>
      </w:del>
      <w:ins w:id="4" w:author="VibeLegal" w:date="2026-01-03T18:45:03Z">
        <w:r>
          <w:t>laws of England and Wales. The parties submit to the exclusive jurisdiction of the courts of England and Wales.</w:t>
        </w:r>
      </w:ins>
    </w:p>
    <w:p>
      <w:pPr>
        <w:spacing w:before="300"/>
      </w:pPr>
      <w:r>
        <w:t xml:space="preserve">Signed by the duly authorised representatives of the Parties on the date set out below.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</w:pPr>
    <w:rPr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2026-01-01T15:05:36.188Z</dcterms:created>
  <dcterms:modified xsi:type="dcterms:W3CDTF">2026-01-01T15:05:36.188Z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