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NON-DISCLOSURE AGREEMENT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(One-Way)</w:t>
      </w:r>
    </w:p>
    <w:p>
      <w:pPr>
        <w:pStyle w:val="Heading1"/>
      </w:pPr>
      <w:r>
        <w:t xml:space="preserve">PARTIES</w:t>
      </w:r>
    </w:p>
    <w:p>
      <w:pPr>
        <w:spacing w:after="100"/>
      </w:pPr>
      <w:r>
        <w:rPr>
          <w:b/>
          <w:bCs/>
        </w:rPr>
        <w:t xml:space="preserve">Disclosing Party: </w:t>
      </w:r>
      <w:r>
        <w:t xml:space="preserve">MegaCorp Industries PLC</w:t>
      </w:r>
    </w:p>
    <w:p>
      <w:pPr>
        <w:spacing w:after="200"/>
      </w:pPr>
      <w:r>
        <w:rPr>
          <w:b/>
          <w:bCs/>
        </w:rPr>
        <w:t xml:space="preserve">Receiving Party: </w:t>
      </w:r>
      <w:r>
        <w:t xml:space="preserve">Startup Ventures Limited</w:t>
      </w:r>
    </w:p>
    <w:p>
      <w:pPr>
        <w:pStyle w:val="Heading1"/>
      </w:pPr>
      <w:r>
        <w:t xml:space="preserve">RECITALS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Disclosing Party possesses certain confidential and proprietary information relating to its business operations, technology, and strategic plans; and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Receiving Party desires to receive such information for the purpose of evaluating a potential transaction between the Parties;</w:t>
      </w:r>
    </w:p>
    <w:p>
      <w:pPr>
        <w:spacing w:after="200"/>
        <w:ind w:left="720"/>
      </w:pPr>
      <w:r>
        <w:rPr>
          <w:b/>
          <w:bCs/>
        </w:rPr>
        <w:t xml:space="preserve">NOW, THEREFORE</w:t>
      </w:r>
      <w:r>
        <w:t xml:space="preserve">, in consideration of the mutual covenants contained herein, the Parties agree as follows:</w:t>
      </w:r>
    </w:p>
    <w:p>
      <w:pPr>
        <w:pStyle w:val="Heading1"/>
      </w:pPr>
      <w:r>
        <w:t xml:space="preserve">AGREEMENT</w:t>
      </w:r>
    </w:p>
    <w:p>
      <w:pPr>
        <w:pStyle w:val="Heading2"/>
      </w:pPr>
      <w:r>
        <w:t xml:space="preserve">1. Definitions</w:t>
      </w:r>
    </w:p>
    <w:p>
      <w:pPr>
        <w:pStyle w:val="Heading2"/>
      </w:pPr>
      <w:ins w:id="16" w:author="VibeLegal" w:date="2026-01-03T14:15:58Z">
        <w:r>
          <w:t>2. Exclusions. "Confidential Information" shall not include any information that: (i)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  </w:r>
      </w:ins>
    </w:p>
    <w:p>
      <w:pPr>
        <w:spacing w:after="200"/>
        <w:ind w:left="720"/>
      </w:pPr>
      <w:r>
        <w:t xml:space="preserve">"Confidential Information" shall mean </w:t>
      </w:r>
      <w:del w:id="0" w:author="VibeLegal" w:date="2026-01-03T14:15:58Z">
        <w:r>
          <w:delText>all information, whether written, oral, or electronic, disclosed by the Disclosing Party to the Receiving Party</w:delText>
        </w:r>
      </w:del>
      <w:ins w:id="1" w:author="VibeLegal" w:date="2026-01-03T14:15:58Z">
        <w:r>
          <w:t>information that is: (a) marked as confidential in writing at the time of disclosure; or (b) if disclosed orally, confirmed as confidential in writing within 14 days of disclosure</w:t>
        </w:r>
      </w:ins>
      <w:r>
        <w:t>.</w:t>
      </w:r>
    </w:p>
    <w:p>
      <w:pPr>
        <w:pStyle w:val="Heading2"/>
      </w:pPr>
      <w:del w:id="2" w:author="VibeLegal" w:date="2026-01-03T14:15:58Z">
        <w:r>
          <w:delText>2. Obligations</w:delText>
        </w:r>
      </w:del>
      <w:ins w:id="3" w:author="VibeLegal" w:date="2026-01-03T14:15:58Z">
        <w:r>
          <w:t>3. Obligations</w:t>
        </w:r>
      </w:ins>
    </w:p>
    <w:p>
      <w:pPr>
        <w:spacing w:after="200"/>
        <w:ind w:left="720"/>
      </w:pPr>
      <w:r>
        <w:t xml:space="preserve">The Receiving Party shall use reasonable care to protect the Confidential Information and shall not disclose it to any third party without prior written consent.</w:t>
      </w:r>
    </w:p>
    <w:p>
      <w:pPr>
        <w:spacing w:after="200"/>
        <w:ind w:left="720"/>
      </w:pPr>
      <w:ins w:id="15" w:author="VibeLegal" w:date="2026-01-03T14:15:58Z">
        <w:r>
          <w:t>3.1 Permitted Disclosure. 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pStyle w:val="Heading2"/>
      </w:pPr>
      <w:del w:id="4" w:author="VibeLegal" w:date="2026-01-03T14:15:58Z">
        <w:r>
          <w:delText>3. Term</w:delText>
        </w:r>
      </w:del>
      <w:ins w:id="5" w:author="VibeLegal" w:date="2026-01-03T14:15:58Z">
        <w:r>
          <w:t>4. Term</w:t>
        </w:r>
      </w:ins>
    </w:p>
    <w:p>
      <w:pPr>
        <w:spacing w:after="200"/>
        <w:ind w:left="720"/>
      </w:pPr>
      <w:r>
        <w:t xml:space="preserve">This Agreement shall remain in effect for a period of five years from the Effective Date.</w:t>
      </w:r>
    </w:p>
    <w:p>
      <w:pPr>
        <w:pStyle w:val="Heading2"/>
      </w:pPr>
      <w:del w:id="6" w:author="VibeLegal" w:date="2026-01-03T14:15:58Z">
        <w:r>
          <w:delText>4. Governing Law</w:delText>
        </w:r>
      </w:del>
      <w:del w:id="8" w:author="VibeLegal" w:date="2026-01-03T14:15:58Z">
        <w:r>
          <w:delText>5. Governing Law</w:delText>
        </w:r>
      </w:del>
      <w:del w:id="10" w:author="VibeLegal" w:date="2026-01-03T14:15:58Z">
        <w:r>
          <w:delText>6. Governing Law</w:delText>
        </w:r>
      </w:del>
      <w:ins w:id="11" w:author="VibeLegal" w:date="2026-01-03T14:15:58Z">
        <w:r>
          <w:t>8. Governing Law</w:t>
        </w:r>
      </w:ins>
    </w:p>
    <w:p>
      <w:pPr>
        <w:pStyle w:val="Heading2"/>
      </w:pPr>
      <w:ins w:id="14" w:author="VibeLegal" w:date="2026-01-03T14:15:58Z">
        <w:r>
          <w:t>5. Survival. The obligations regarding Confidential Information shall survive the termination of this Agreement for a period of three (3) years.</w:t>
        </w:r>
      </w:ins>
    </w:p>
    <w:p>
      <w:pPr>
        <w:spacing w:after="200"/>
        <w:ind w:left="720"/>
      </w:pPr>
      <w:r>
        <w:t xml:space="preserve">This Agreement shall be governed by and construed in accordance with the </w:t>
      </w:r>
      <w:del w:id="12" w:author="VibeLegal" w:date="2026-01-03T14:15:58Z">
        <w:r>
          <w:delText>laws of England and Wales.</w:delText>
        </w:r>
      </w:del>
      <w:ins w:id="13" w:author="VibeLegal" w:date="2026-01-03T14:15:58Z">
        <w:r>
          <w:t>laws of England and Wales. The parties submit to the exclusive jurisdiction of the courts of England and Wales.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00" w:after="120"/>
    </w:pPr>
    <w:rPr>
      <w:b/>
      <w:bCs/>
      <w:caps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2026-01-01T15:05:36.189Z</dcterms:created>
  <dcterms:modified xsi:type="dcterms:W3CDTF">2026-01-01T15:05:36.189Z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