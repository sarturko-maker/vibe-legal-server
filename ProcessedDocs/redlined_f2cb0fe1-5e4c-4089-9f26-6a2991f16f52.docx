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spacing w:after="200"/>
        <w:ind w:left="720"/>
      </w:pPr>
      <w:r>
        <w:t xml:space="preserve">"Confidential Information" shall mean </w:t>
      </w:r>
      <w:del w:id="1" w:author="VibeLegal" w:date="2026-01-03T16:43:32Z">
        <w:r>
          <w:delText>all information, whether written, oral, or electronic, disclosed by the Disclosing Party to the Receiving Party</w:delText>
        </w:r>
      </w:del>
      <w:ins w:id="2" w:author="VibeLegal" w:date="2026-01-03T16:43:32Z">
        <w:r>
          <w:t>information that is: (a) marked as confidential in writing at the time of disclosure; or (b) if disclosed orally, confirmed as confidential in writing within 14 days of disclosure</w:t>
        </w:r>
      </w:ins>
      <w:r>
        <w:t>.</w:t>
      </w:r>
    </w:p>
    <w:p>
      <w:pPr>
        <w:ind w:left="720"/>
        <w:spacing w:after="200"/>
      </w:pPr>
      <w:ins w:id="9" w:author="VibeLegal" w:date="2026-01-03T16:43:32Z">
        <w:r>
          <w:t>1A. Exclusions. Notwithstanding Clause 1, "Confidential Information" shall not include any information which: (i) is or becomes publicly available through no fault of the Receiving Party; (ii) was lawfully in the possession of the Receiving Party before its disclosure by the Disclosing Party; (iii) is independently developed by the Receiving Party without use of the Confidential Information; or (iv) is lawfully received from a third party without restriction on disclosure.</w:t>
        </w:r>
      </w:ins>
    </w:p>
    <w:p>
      <w:pPr>
        <w:pStyle w:val="Heading2"/>
      </w:pPr>
      <w:r>
        <w:t xml:space="preserve">2. Obligations</w:t>
      </w:r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ind w:left="720"/>
        <w:spacing w:after="200"/>
      </w:pPr>
      <w:ins w:id="8" w:author="VibeLegal" w:date="2026-01-03T16:43:32Z">
        <w:r>
          <w:t>2A. Permitted Disclosure. 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Heading2"/>
      </w:pPr>
      <w:r>
        <w:t xml:space="preserve">3. Term</w:t>
      </w:r>
    </w:p>
    <w:p>
      <w:pPr>
        <w:spacing w:after="200"/>
        <w:ind w:left="720"/>
      </w:pPr>
      <w:r>
        <w:t xml:space="preserve">This Agreement shall remain in effect for a period of </w:t>
      </w:r>
      <w:del w:id="3" w:author="VibeLegal" w:date="2026-01-03T16:43:32Z">
        <w:r>
          <w:delText>five years</w:delText>
        </w:r>
      </w:del>
      <w:ins w:id="4" w:author="VibeLegal" w:date="2026-01-03T16:43:32Z">
        <w:r>
          <w:t>three (3) years</w:t>
        </w:r>
      </w:ins>
      <w:r>
        <w:t> from the Effective Date.</w:t>
      </w:r>
    </w:p>
    <w:p>
      <w:pPr>
        <w:pStyle w:val="Heading2"/>
      </w:pPr>
      <w:r>
        <w:t xml:space="preserve">4. Governing Law</w:t>
      </w:r>
    </w:p>
    <w:p>
      <w:pPr>
        <w:spacing w:after="200"/>
        <w:ind w:left="720"/>
      </w:pPr>
      <w:r>
        <w:t xml:space="preserve">This Agreement shall be governed by and construed in accordance with the </w:t>
      </w:r>
      <w:del w:id="5" w:author="VibeLegal" w:date="2026-01-03T16:43:32Z">
        <w:r>
          <w:delText>laws of England and Wales.</w:delText>
        </w:r>
      </w:del>
      <w:ins w:id="6" w:author="VibeLegal" w:date="2026-01-03T16:43:32Z">
        <w:r>
          <w:t>laws of England and Wales. The parties submit to the exclusive jurisdiction of the courts of England and Wales.</w:t>
        </w:r>
      </w:ins>
    </w:p>
    <w:p>
      <w:pPr>
        <w:ind w:left="720"/>
        <w:spacing w:after="200"/>
      </w:pPr>
      <w:ins w:id="7" w:author="VibeLegal" w:date="2026-01-03T16:43:32Z">
        <w:r>
          <w:t>5. Return or Destruction. Upon request,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