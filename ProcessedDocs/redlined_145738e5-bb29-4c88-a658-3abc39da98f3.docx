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NON-DISCLOSURE AGREEMENT</w:t>
      </w:r>
    </w:p>
    <w:p>
      <w:pPr>
        <w:spacing w:after="200"/>
      </w:pPr>
      <w:r>
        <w:t xml:space="preserve">This Non-Disclosure Agreement is entered into as of 1 January 2025 between </w:t>
      </w:r>
      <w:r>
        <w:rPr>
          <w:b/>
          <w:bCs/>
        </w:rPr>
        <w:t xml:space="preserve">ABC Corporation</w:t>
      </w:r>
      <w:r>
        <w:t xml:space="preserve"> (the "Disclosing Party") and </w:t>
      </w:r>
      <w:r>
        <w:rPr>
          <w:b/>
          <w:bCs/>
        </w:rPr>
        <w:t xml:space="preserve">XYZ Limited</w:t>
      </w:r>
      <w:r>
        <w:t xml:space="preserve"> (the "Receiving Party").</w:t>
      </w:r>
    </w:p>
    <w:p>
      <w:pPr>
        <w:spacing w:after="200"/>
      </w:pPr>
      <w:r>
        <w:t xml:space="preserve">1.  Definition of Confidential Information. </w:t>
      </w:r>
      <w:del w:id="0" w:author="VibeLegal" w:date="2026-01-03T10:53:43Z">
        <w:r>
          <w:delText>"Confidential Information" means any information disclosed by the Disclosing Party to the Receiving Party, whether orally or in writing, that is designated as confidential.</w:delText>
        </w:r>
      </w:del>
      <w:ins w:id="1" w:author="VibeLegal" w:date="2026-01-03T10:53:43Z">
        <w:r>
          <w:t>"Confidential Information" means information that is disclosed by the Disclosing Party to the Receiving Party and that is either: (a) marked as confidential in writing at the time of disclosure; or (b) if disclosed orally, confirmed as confidential in writing within fourteen (14) days of disclosure.</w:t>
        </w:r>
      </w:ins>
    </w:p>
    <w:p>
      <w:pPr>
        <w:spacing w:after="200"/>
      </w:pPr>
      <w:r>
        <w:t xml:space="preserve">2.  Obligations of Receiving Party. The Receiving Party shall hold and maintain the Confidential Information in strict confidence and shall not disclose it to any third party without the prior written consent of the Disclosing Party.</w:t>
      </w:r>
    </w:p>
    <w:p>
      <w:pPr>
        <w:spacing w:after="200"/>
      </w:pPr>
      <w:r>
        <w:t xml:space="preserve">3.  Term. This Agreement shall remain in effect for a period of two years from the date first written above.</w:t>
      </w:r>
    </w:p>
    <w:p>
      <w:pPr>
        <w:spacing w:after="200"/>
      </w:pPr>
      <w:r>
        <w:t xml:space="preserve">4.  Return of Information. </w:t>
      </w:r>
      <w:del w:id="2" w:author="VibeLegal" w:date="2026-01-03T10:53:44Z">
        <w:r>
          <w:delText>Upon termination of this Agreement, the Receiving Party shall return all Confidential Information to the Disclosing Party within thirty days.</w:delText>
        </w:r>
      </w:del>
      <w:ins w:id="3" w:author="VibeLegal" w:date="2026-01-03T10:53:44Z">
        <w:r>
          <w:t>Upon termination of this Agreement or at the request of the Disclosing Party, the Receiving Party shall, at its option, either return or destroy all Confidential Information within thirty (30) days. The Receiving Party may, however, retain copies: (a) stored in routine IT backup systems until overwritten in the ordinary course; and (b) as required to comply with applicable law or regulation.</w:t>
        </w:r>
      </w:ins>
    </w:p>
    <w:p>
      <w:pPr>
        <w:spacing w:after="200"/>
      </w:pPr>
      <w:r>
        <w:t xml:space="preserve">5.  Governing Law. </w:t>
      </w:r>
      <w:del w:id="4" w:author="VibeLegal" w:date="2026-01-03T10:53:44Z">
        <w:r>
          <w:delText>This Agreement shall be governed by and construed in accordance with the laws of England and Wales.</w:delText>
        </w:r>
      </w:del>
      <w:ins w:id="5" w:author="VibeLegal" w:date="2026-01-03T10:53:44Z">
        <w:r>
          <w:t>This Agreement shall be governed by and construed in accordance with the laws of England and Wales. The parties submit to the exclusive jurisdiction of the courts of England and Wales.</w:t>
        </w:r>
      </w:ins>
    </w:p>
    <w:p>
      <w:pPr>
        <w:spacing w:before="400"/>
      </w:pPr>
      <w:r>
        <w:rPr>
          <w:b/>
          <w:bCs/>
        </w:rPr>
        <w:t xml:space="preserve">IN WITNESS WHEREOF</w:t>
      </w:r>
      <w:r>
        <w:t xml:space="preserve">, the parties have executed this Agreement as of the date first above written.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2026-01-01T15:05:36.178Z</dcterms:created>
  <dcterms:modified xsi:type="dcterms:W3CDTF">2026-01-01T15:05:36.178Z</dcterms:modified>
</cp:coreProperties>
</file>

<file path=docProps/custom.xml><?xml version="1.0" encoding="utf-8"?>
<Properties xmlns="http://schemas.openxmlformats.org/officeDocument/2006/custom-properties" xmlns:vt="http://schemas.openxmlformats.org/officeDocument/2006/docPropsVTypes"/>
</file>