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NON-DISCLOSURE AGREEMENT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(One-Way)</w:t>
      </w:r>
    </w:p>
    <w:p>
      <w:pPr>
        <w:pStyle w:val="Heading1"/>
      </w:pPr>
      <w:r>
        <w:t xml:space="preserve">PARTIES</w:t>
      </w:r>
    </w:p>
    <w:p>
      <w:pPr>
        <w:spacing w:after="100"/>
      </w:pPr>
      <w:r>
        <w:rPr>
          <w:b/>
          <w:bCs/>
        </w:rPr>
        <w:t xml:space="preserve">Disclosing Party: </w:t>
      </w:r>
      <w:r>
        <w:t xml:space="preserve">MegaCorp Industries PLC</w:t>
      </w:r>
    </w:p>
    <w:p>
      <w:pPr>
        <w:spacing w:after="200"/>
      </w:pPr>
      <w:r>
        <w:rPr>
          <w:b/>
          <w:bCs/>
        </w:rPr>
        <w:t xml:space="preserve">Receiving Party: </w:t>
      </w:r>
      <w:r>
        <w:t xml:space="preserve">Startup Ventures Limited</w:t>
      </w:r>
    </w:p>
    <w:p>
      <w:pPr>
        <w:pStyle w:val="Heading1"/>
      </w:pPr>
      <w:r>
        <w:t xml:space="preserve">RECITALS</w:t>
      </w:r>
    </w:p>
    <w:p>
      <w:pPr>
        <w:spacing w:after="200"/>
        <w:ind w:left="720"/>
      </w:pPr>
      <w:r>
        <w:rPr>
          <w:b/>
          <w:bCs/>
        </w:rPr>
        <w:t xml:space="preserve">WHEREAS </w:t>
      </w:r>
      <w:r>
        <w:t xml:space="preserve">the Disclosing Party possesses certain confidential and proprietary information relating to its business operations, technology, and strategic plans; and</w:t>
      </w:r>
    </w:p>
    <w:p>
      <w:pPr>
        <w:spacing w:after="200"/>
        <w:ind w:left="720"/>
      </w:pPr>
      <w:r>
        <w:rPr>
          <w:b/>
          <w:bCs/>
        </w:rPr>
        <w:t xml:space="preserve">WHEREAS </w:t>
      </w:r>
      <w:r>
        <w:t xml:space="preserve">the Receiving Party desires to receive such information for the purpose of evaluating a potential transaction between the Parties;</w:t>
      </w:r>
    </w:p>
    <w:p>
      <w:pPr>
        <w:spacing w:after="200"/>
        <w:ind w:left="720"/>
      </w:pPr>
      <w:r>
        <w:rPr>
          <w:b/>
          <w:bCs/>
        </w:rPr>
        <w:t xml:space="preserve">NOW, THEREFORE</w:t>
      </w:r>
      <w:r>
        <w:t xml:space="preserve">, in consideration of the mutual covenants contained herein, the Parties agree as follows:</w:t>
      </w:r>
    </w:p>
    <w:p>
      <w:pPr>
        <w:pStyle w:val="Heading1"/>
      </w:pPr>
      <w:r>
        <w:t xml:space="preserve">AGREEMENT</w:t>
      </w:r>
    </w:p>
    <w:p>
      <w:pPr>
        <w:pStyle w:val="Heading2"/>
      </w:pPr>
      <w:r>
        <w:t xml:space="preserve">1. Definitions</w:t>
      </w:r>
    </w:p>
    <w:p>
      <w:pPr>
        <w:spacing w:after="200"/>
        <w:ind w:left="720"/>
      </w:pPr>
      <w:del w:id="0" w:author="VibeLegal" w:date="2026-01-03T02:34:16Z">
        <w:r>
          <w:delText>"Confidential Information" shall mean all information, whether written, oral, or electronic, disclosed by the Disclosing Party to the Receiving Party.</w:delText>
        </w:r>
      </w:del>
      <w:ins w:id="1" w:author="VibeLegal" w:date="2026-01-03T02:34:16Z">
        <w:r>
          <w:t>"Confidential Information" shall mean information disclosed by the Disclosing Party to the Receiving Party that is: (a) marked as confidential in writing at the time of disclosure; or (b) if disclosed orally, confirmed as confidential in writing within 14 days of disclosure.</w:t>
        </w:r>
      </w:ins>
    </w:p>
    <w:p>
      <w:pPr>
        <w:pStyle w:val="Heading2"/>
      </w:pPr>
      <w:ins w:id="2" w:author="VibeLegal" w:date="2026-01-03T02:34:16Z">
        <w:r>
          <w:t>2. Exclusions</w:t>
        </w:r>
      </w:ins>
    </w:p>
    <w:p>
      <w:pPr>
        <w:spacing w:after="200"/>
        <w:ind w:left="720"/>
      </w:pPr>
      <w:ins w:id="3" w:author="VibeLegal" w:date="2026-01-03T02:34:16Z">
        <w:r>
          <w:t>Confidential Information shall not include information that: (i) is or becomes publicly available through no fault of the Receiving Party; (ii) was lawfully in the Receiving Party's possession before disclosure; (iii) is independently developed by the Receiving Party without use of Confidential Information; or (iv) is lawfully received from a third party without restriction.</w:t>
        </w:r>
      </w:ins>
    </w:p>
    <w:p>
      <w:pPr>
        <w:pStyle w:val="Heading2"/>
      </w:pPr>
      <w:r>
        <w:t xml:space="preserve">2. Obligations</w:t>
      </w:r>
    </w:p>
    <w:p>
      <w:pPr>
        <w:spacing w:after="200"/>
        <w:ind w:left="720"/>
      </w:pPr>
      <w:r>
        <w:t xml:space="preserve">The Receiving Party shall use reasonable care to protect the Confidential Information and shall not disclose it to any third party without prior written consent.</w:t>
      </w:r>
    </w:p>
    <w:p>
      <w:pPr>
        <w:pStyle w:val="Heading2"/>
      </w:pPr>
      <w:ins w:id="4" w:author="VibeLegal" w:date="2026-01-03T02:34:16Z">
        <w:r>
          <w:t>3. Permitted Disclosure (Legal Compulsion)</w:t>
        </w:r>
      </w:ins>
    </w:p>
    <w:p>
      <w:pPr>
        <w:spacing w:after="200"/>
        <w:ind w:left="720"/>
      </w:pPr>
      <w:ins w:id="5" w:author="VibeLegal" w:date="2026-01-03T02:34:16Z">
        <w:r>
          <w:t>The Receiving Party may disclose Confidential Information if required by law, regulation, court order, or governmental authority, provided that the Receiving Party: (a) gives the Disclosing Party prompt written notice where legally permitted; and (b) provides reasonable assistance to contest or limit such disclosure.</w:t>
        </w:r>
      </w:ins>
    </w:p>
    <w:p>
      <w:pPr>
        <w:pStyle w:val="Heading2"/>
      </w:pPr>
      <w:r>
        <w:t xml:space="preserve">3. Term</w:t>
      </w:r>
    </w:p>
    <w:p>
      <w:pPr>
        <w:spacing w:after="200"/>
        <w:ind w:left="720"/>
      </w:pPr>
      <w:r>
        <w:t xml:space="preserve">This Agreement shall remain in effect for a period of five years from the Effective Date.</w:t>
      </w:r>
    </w:p>
    <w:p>
      <w:pPr>
        <w:pStyle w:val="Heading2"/>
      </w:pPr>
      <w:ins w:id="6" w:author="VibeLegal" w:date="2026-01-03T02:34:16Z">
        <w:r>
          <w:t>4. Return or Destruction</w:t>
        </w:r>
      </w:ins>
    </w:p>
    <w:p>
      <w:pPr>
        <w:spacing w:after="200"/>
        <w:ind w:left="720"/>
      </w:pPr>
      <w:ins w:id="8" w:author="VibeLegal" w:date="2026-01-03T02:34:16Z">
        <w:r>
          <w:t>5. Liability Cap</w:t>
        </w:r>
      </w:ins>
    </w:p>
    <w:p>
      <w:pPr>
        <w:pStyle w:val="Heading2"/>
      </w:pPr>
      <w:ins w:id="9" w:author="VibeLegal" w:date="2026-01-03T02:34:16Z">
        <w:r>
          <w:t>The Receiving Party's total liability under this Agreement shall not exceed fifty thousand pounds (£50,000).</w:t>
        </w:r>
      </w:ins>
    </w:p>
    <w:p>
      <w:pPr>
        <w:spacing w:after="200"/>
        <w:ind w:left="720"/>
      </w:pPr>
      <w:ins w:id="7" w:author="VibeLegal" w:date="2026-01-03T02:34:16Z">
        <w:r>
          <w:t>Upon request, the Receiving Party shall, at its option, either return or destroy the Confidential Information. The Receiving Party may retain copies: (a) stored in routine IT backup systems until overwritten in the ordinary course; and (b) as required to comply with applicable law or regulation.</w:t>
        </w:r>
      </w:ins>
    </w:p>
    <w:p>
      <w:pPr>
        <w:pStyle w:val="Heading2"/>
      </w:pPr>
      <w:r>
        <w:t xml:space="preserve">4. Governing Law</w:t>
      </w:r>
    </w:p>
    <w:p>
      <w:pPr>
        <w:spacing w:after="200"/>
        <w:ind w:left="720"/>
      </w:pPr>
      <w:r>
        <w:t xml:space="preserve">This Agreement shall be governed by and construed in accordance with the laws of England and Wales.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00" w:after="120"/>
    </w:pPr>
    <w:rPr>
      <w:b/>
      <w:bCs/>
      <w:caps/>
      <w:sz w:val="28"/>
      <w:szCs w:val="28"/>
    </w:rPr>
  </w:style>
  <w:style w:type="paragraph" w:styleId="Heading2">
    <w:name w:val="Heading 2"/>
    <w:basedOn w:val="Normal"/>
    <w:pPr>
      <w:spacing w:before="200" w:after="10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2026-01-01T15:05:36.189Z</dcterms:created>
  <dcterms:modified xsi:type="dcterms:W3CDTF">2026-01-01T15:05:36.189Z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