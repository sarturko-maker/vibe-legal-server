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CONFIDENTIALITY AGREEMENT</w:t>
      </w:r>
    </w:p>
    <w:p>
      <w:pPr>
        <w:spacing w:after="200"/>
      </w:pPr>
      <w:r>
        <w:rPr>
          <w:b/>
          <w:bCs/>
        </w:rPr>
        <w:t xml:space="preserve">BETWEEN:</w:t>
      </w:r>
    </w:p>
    <w:p>
      <w:pPr>
        <w:pStyle w:val="ListParagraph"/>
        <w:numPr>
          <w:ilvl w:val="0"/>
          <w:numId w:val="2"/>
        </w:numPr>
      </w:pPr>
      <w:r>
        <w:t xml:space="preserve">Tech Innovations Ltd ("Company")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Jane Smith ("Contractor")</w:t>
      </w:r>
    </w:p>
    <w:p>
      <w:pPr>
        <w:spacing w:after="200"/>
      </w:pPr>
      <w:r>
        <w:rPr>
          <w:b/>
          <w:bCs/>
        </w:rPr>
        <w:t xml:space="preserve">CONFIDENTIAL INFORMATION INCLUDES:</w:t>
      </w:r>
    </w:p>
    <w:p>
      <w:pPr>
        <w:pStyle w:val="ListParagraph"/>
        <w:numPr>
          <w:ilvl w:val="0"/>
          <w:numId w:val="2"/>
        </w:numPr>
      </w:pPr>
      <w:r>
        <w:t xml:space="preserve">Trade secrets and proprietary data</w:t>
      </w:r>
    </w:p>
    <w:p>
      <w:pPr>
        <w:pStyle w:val="ListParagraph"/>
        <w:numPr>
          <w:ilvl w:val="0"/>
          <w:numId w:val="2"/>
        </w:numPr>
      </w:pPr>
      <w:r>
        <w:t xml:space="preserve">Customer lists and business relationships</w:t>
      </w:r>
    </w:p>
    <w:p>
      <w:pPr>
        <w:pStyle w:val="ListParagraph"/>
        <w:numPr>
          <w:ilvl w:val="0"/>
          <w:numId w:val="2"/>
        </w:numPr>
      </w:pPr>
      <w:r>
        <w:t xml:space="preserve">Financial information and projections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Technical specifications and source code</w:t>
      </w:r>
    </w:p>
    <w:p>
      <w:pPr>
        <w:spacing w:after="200"/>
      </w:pPr>
      <w:r>
        <w:rPr>
          <w:b/>
          <w:bCs/>
        </w:rPr>
        <w:t xml:space="preserve">OBLIGATIONS:</w:t>
      </w:r>
    </w:p>
    <w:p>
      <w:pPr>
        <w:pStyle w:val="ListParagraph"/>
        <w:numPr>
          <w:ilvl w:val="0"/>
          <w:numId w:val="2"/>
        </w:numPr>
      </w:pPr>
      <w:r>
        <w:t xml:space="preserve">Contractor shall maintain strict confidentiality</w:t>
      </w:r>
    </w:p>
    <w:p>
      <w:pPr>
        <w:pStyle w:val="ListParagraph"/>
        <w:numPr>
          <w:ilvl w:val="0"/>
          <w:numId w:val="2"/>
        </w:numPr>
      </w:pPr>
      <w:r>
        <w:t xml:space="preserve">Contractor shall not copy or reproduce any materials</w:t>
      </w:r>
    </w:p>
    <w:p>
      <w:pPr>
        <w:pStyle w:val="ListParagraph"/>
        <w:numPr>
          <w:ilvl w:val="0"/>
          <w:numId w:val="2"/>
        </w:numPr>
        <w:spacing w:after="200"/>
      </w:pPr>
      <w:del w:id="0" w:author="VibeLegal" w:date="2026-01-03T13:49:22Z">
        <w:r>
          <w:delText>Contractor shall return all materials upon request</w:delText>
        </w:r>
      </w:del>
      <w:ins w:id="1" w:author="VibeLegal" w:date="2026-01-03T13:49:22Z">
        <w:r>
          <w:t>Upon request, the Contractor shall, at its option, either return or destroy the Confidential Information. The Contractor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2" w:author="VibeLegal" w:date="2026-01-03T13:49:22Z">
        <w:r>
          <w:rPr>
            <w:b/>
            <w:bCs/>
          </w:rPr>
          <w:t xml:space="preserve">Term and Survival. </w:t>
        </w:r>
        <w:r>
          <w:t>The confidentiality obligations hereunder shall apply for a period of three (3) years from the date of disclosure of each item of Confidential Information and shall survive termination of this Agreement for a period of two (2) years.</w:t>
        </w:r>
      </w:ins>
    </w:p>
    <w:p>
      <w:pPr>
        <w:pStyle w:val="ListParagraph"/>
        <w:numPr>
          <w:ilvl w:val="0"/>
          <w:numId w:val="2"/>
        </w:numPr>
        <w:spacing w:after="200"/>
      </w:pPr>
      <w:ins w:id="3" w:author="VibeLegal" w:date="2026-01-03T13:49:22Z">
        <w:r>
          <w:rPr>
            <w:b/>
            <w:bCs/>
          </w:rPr>
          <w:t xml:space="preserve">Limitation of Liability. </w:t>
        </w:r>
        <w:r>
          <w:t>Notwithstanding anything to the contrary, the Contractor's total liability under this Agreement shall not exceed fifty thousand pounds (£50,000). Neither party shall be liable for any indirect, special, or consequential damages.</w:t>
        </w:r>
      </w:ins>
    </w:p>
    <w:p>
      <w:pPr>
        <w:spacing w:after="200"/>
      </w:pPr>
      <w:r>
        <w:t xml:space="preserve">This Agreement shall be governed by English law and the parties submit to the exclusive jurisdiction of the English courts.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2026-01-01T15:05:36.186Z</dcterms:created>
  <dcterms:modified xsi:type="dcterms:W3CDTF">2026-01-01T15:05:36.186Z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